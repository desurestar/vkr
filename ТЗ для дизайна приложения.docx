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843DD" w14:textId="365842AB" w:rsidR="00C51EBB" w:rsidRDefault="00052096" w:rsidP="00D764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0" w:author="k57557" w:date="2026-02-17T13:05:00Z">
          <w:pPr/>
        </w:pPrChange>
      </w:pPr>
      <w:r>
        <w:rPr>
          <w:rFonts w:ascii="Times New Roman" w:hAnsi="Times New Roman" w:cs="Times New Roman"/>
          <w:sz w:val="28"/>
          <w:szCs w:val="28"/>
        </w:rPr>
        <w:t>Макет главной страницы</w:t>
      </w:r>
    </w:p>
    <w:p w14:paraId="73026E6A" w14:textId="6ABFF3FA" w:rsidR="00052096" w:rsidRDefault="00052096" w:rsidP="00D764A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" w:author="k57557" w:date="2026-02-17T13:05:00Z">
          <w:pPr>
            <w:pStyle w:val="a3"/>
            <w:numPr>
              <w:numId w:val="1"/>
            </w:numPr>
            <w:ind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Меню (снизу) в пять элементов слева на право</w:t>
      </w:r>
      <w:r w:rsidRPr="0005209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0FFB87A" w14:textId="4CD79388" w:rsidR="00052096" w:rsidRDefault="00052096" w:rsidP="00D764A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2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Пункт меню: Рецепты</w:t>
      </w:r>
    </w:p>
    <w:p w14:paraId="06F73A1F" w14:textId="4DD71359" w:rsidR="00052096" w:rsidRDefault="00052096" w:rsidP="00D764A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3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 xml:space="preserve">Пункт меню: </w:t>
      </w:r>
      <w:r>
        <w:rPr>
          <w:rFonts w:ascii="Times New Roman" w:hAnsi="Times New Roman" w:cs="Times New Roman"/>
          <w:sz w:val="28"/>
          <w:szCs w:val="28"/>
        </w:rPr>
        <w:t>Статьи</w:t>
      </w:r>
    </w:p>
    <w:p w14:paraId="4F0E251B" w14:textId="2BB8EE05" w:rsidR="00052096" w:rsidRDefault="00052096" w:rsidP="00D764A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4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 xml:space="preserve">Пункт меню: </w:t>
      </w:r>
      <w:r>
        <w:rPr>
          <w:rFonts w:ascii="Times New Roman" w:hAnsi="Times New Roman" w:cs="Times New Roman"/>
          <w:sz w:val="28"/>
          <w:szCs w:val="28"/>
        </w:rPr>
        <w:t>Создание поста</w:t>
      </w:r>
    </w:p>
    <w:p w14:paraId="708FF31B" w14:textId="32F560EF" w:rsidR="00052096" w:rsidRDefault="00052096" w:rsidP="00D764A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5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 xml:space="preserve">Пункт меню: </w:t>
      </w:r>
      <w:r>
        <w:rPr>
          <w:rFonts w:ascii="Times New Roman" w:hAnsi="Times New Roman" w:cs="Times New Roman"/>
          <w:sz w:val="28"/>
          <w:szCs w:val="28"/>
        </w:rPr>
        <w:t>Учет питания</w:t>
      </w:r>
    </w:p>
    <w:p w14:paraId="0543AB2A" w14:textId="76D59862" w:rsidR="00052096" w:rsidRDefault="00052096" w:rsidP="00D764AC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6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 xml:space="preserve">Пункт меню: </w:t>
      </w:r>
      <w:r>
        <w:rPr>
          <w:rFonts w:ascii="Times New Roman" w:hAnsi="Times New Roman" w:cs="Times New Roman"/>
          <w:sz w:val="28"/>
          <w:szCs w:val="28"/>
        </w:rPr>
        <w:t>Профиль (меню)</w:t>
      </w:r>
    </w:p>
    <w:p w14:paraId="7B43D751" w14:textId="611036E9" w:rsidR="00052096" w:rsidRDefault="00052096" w:rsidP="00D764A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7" w:author="k57557" w:date="2026-02-17T13:05:00Z">
          <w:pPr>
            <w:pStyle w:val="a3"/>
            <w:numPr>
              <w:numId w:val="1"/>
            </w:numPr>
            <w:ind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Лента рецептов (сверху вниз)</w:t>
      </w:r>
    </w:p>
    <w:p w14:paraId="312D6A4C" w14:textId="00E22B29" w:rsidR="00052096" w:rsidRDefault="00052096" w:rsidP="00D764AC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8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Название страницы и фильтрация</w:t>
      </w:r>
    </w:p>
    <w:p w14:paraId="7F9E6DC7" w14:textId="14285183" w:rsidR="00627519" w:rsidRDefault="00627519" w:rsidP="00D764AC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9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Карточки постов</w:t>
      </w:r>
    </w:p>
    <w:p w14:paraId="69CBCE5A" w14:textId="348D89B4" w:rsidR="00627519" w:rsidRDefault="00627519" w:rsidP="00D764AC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0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  <w:r>
        <w:rPr>
          <w:rFonts w:ascii="Times New Roman" w:hAnsi="Times New Roman" w:cs="Times New Roman"/>
          <w:sz w:val="28"/>
          <w:szCs w:val="28"/>
        </w:rPr>
        <w:t>Информация об авторе</w:t>
      </w:r>
    </w:p>
    <w:p w14:paraId="34E88799" w14:textId="71D28634" w:rsidR="00627519" w:rsidRDefault="00627519" w:rsidP="00D764AC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1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  <w:r>
        <w:rPr>
          <w:rFonts w:ascii="Times New Roman" w:hAnsi="Times New Roman" w:cs="Times New Roman"/>
          <w:sz w:val="28"/>
          <w:szCs w:val="28"/>
        </w:rPr>
        <w:t>Фотография (превью)</w:t>
      </w:r>
    </w:p>
    <w:p w14:paraId="34738036" w14:textId="6EEC8FE4" w:rsidR="00627519" w:rsidRDefault="00627519" w:rsidP="00D764AC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2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  <w:r>
        <w:rPr>
          <w:rFonts w:ascii="Times New Roman" w:hAnsi="Times New Roman" w:cs="Times New Roman"/>
          <w:sz w:val="28"/>
          <w:szCs w:val="28"/>
        </w:rPr>
        <w:t>Список тегов</w:t>
      </w:r>
    </w:p>
    <w:p w14:paraId="04591E8F" w14:textId="59ECFDAF" w:rsidR="00627519" w:rsidRDefault="00627519" w:rsidP="00D764AC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3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  <w:r>
        <w:rPr>
          <w:rFonts w:ascii="Times New Roman" w:hAnsi="Times New Roman" w:cs="Times New Roman"/>
          <w:sz w:val="28"/>
          <w:szCs w:val="28"/>
        </w:rPr>
        <w:t>Калории – время готовки – лайки – просмотры</w:t>
      </w:r>
    </w:p>
    <w:p w14:paraId="4B0CD0AA" w14:textId="740EF8C2" w:rsidR="00627519" w:rsidRDefault="00627519" w:rsidP="00D764A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4" w:author="k57557" w:date="2026-02-17T13:05:00Z">
          <w:pPr>
            <w:pStyle w:val="a3"/>
            <w:numPr>
              <w:numId w:val="1"/>
            </w:numPr>
            <w:ind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Лента статей – повторение ленты рецептов</w:t>
      </w:r>
    </w:p>
    <w:p w14:paraId="7D6A3338" w14:textId="1EC8D5A0" w:rsidR="00627519" w:rsidRDefault="00627519" w:rsidP="00D764A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5" w:author="k57557" w:date="2026-02-17T13:05:00Z">
          <w:pPr>
            <w:pStyle w:val="a3"/>
            <w:numPr>
              <w:numId w:val="1"/>
            </w:numPr>
            <w:ind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Создание поста</w:t>
      </w:r>
    </w:p>
    <w:p w14:paraId="19B8145F" w14:textId="1F39716D" w:rsidR="00627519" w:rsidRDefault="00627519" w:rsidP="00D764AC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6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Выбор типа поста (статья или рецепт)</w:t>
      </w:r>
    </w:p>
    <w:p w14:paraId="79C13098" w14:textId="74B41378" w:rsidR="00627519" w:rsidRDefault="00627519" w:rsidP="00D764AC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7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Заголовок</w:t>
      </w:r>
    </w:p>
    <w:p w14:paraId="3B5BDA54" w14:textId="2D457862" w:rsidR="00627519" w:rsidRDefault="00627519" w:rsidP="00D764AC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8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Кратное описание</w:t>
      </w:r>
    </w:p>
    <w:p w14:paraId="5D281C32" w14:textId="3D75F639" w:rsidR="00627519" w:rsidRDefault="00627519" w:rsidP="00D764AC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19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Основной текст перед шагами рецепта</w:t>
      </w:r>
    </w:p>
    <w:p w14:paraId="1884EE01" w14:textId="511A8EFE" w:rsidR="00627519" w:rsidRDefault="00627519" w:rsidP="00D764AC">
      <w:pPr>
        <w:pStyle w:val="a3"/>
        <w:numPr>
          <w:ilvl w:val="1"/>
          <w:numId w:val="1"/>
        </w:numPr>
        <w:spacing w:line="360" w:lineRule="auto"/>
        <w:jc w:val="both"/>
        <w:rPr>
          <w:ins w:id="20" w:author="k57557" w:date="2026-02-17T11:36:00Z"/>
          <w:rFonts w:ascii="Times New Roman" w:hAnsi="Times New Roman" w:cs="Times New Roman"/>
          <w:sz w:val="28"/>
          <w:szCs w:val="28"/>
        </w:rPr>
        <w:pPrChange w:id="21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>Выбор фото для превью</w:t>
      </w:r>
    </w:p>
    <w:p w14:paraId="02EC7D58" w14:textId="4DFB61A0" w:rsidR="00ED30B0" w:rsidRPr="00ED30B0" w:rsidRDefault="00ED30B0" w:rsidP="00D764AC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rPrChange w:id="22" w:author="k57557" w:date="2026-02-17T11:36:00Z">
            <w:rPr/>
          </w:rPrChange>
        </w:rPr>
        <w:pPrChange w:id="23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ins w:id="24" w:author="k57557" w:date="2026-02-17T11:36:00Z">
        <w:r>
          <w:rPr>
            <w:rFonts w:ascii="Times New Roman" w:hAnsi="Times New Roman" w:cs="Times New Roman"/>
            <w:sz w:val="28"/>
            <w:szCs w:val="28"/>
          </w:rPr>
          <w:t>Выбор тегов (поиск)</w:t>
        </w:r>
      </w:ins>
    </w:p>
    <w:p w14:paraId="45010E29" w14:textId="6D32F8B9" w:rsidR="00ED30B0" w:rsidRDefault="00ED30B0" w:rsidP="00D764AC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pPrChange w:id="25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ins w:id="26" w:author="k57557" w:date="2026-02-17T11:35:00Z">
        <w:r>
          <w:rPr>
            <w:rFonts w:ascii="Times New Roman" w:hAnsi="Times New Roman" w:cs="Times New Roman"/>
            <w:sz w:val="28"/>
            <w:szCs w:val="28"/>
          </w:rPr>
          <w:t>типа поста Рецепта</w:t>
        </w:r>
      </w:ins>
    </w:p>
    <w:p w14:paraId="23FEBDA0" w14:textId="4E63D0B4" w:rsidR="00627519" w:rsidRDefault="00627519" w:rsidP="00D764AC">
      <w:pPr>
        <w:pStyle w:val="a3"/>
        <w:numPr>
          <w:ilvl w:val="2"/>
          <w:numId w:val="1"/>
        </w:numPr>
        <w:spacing w:line="360" w:lineRule="auto"/>
        <w:jc w:val="both"/>
        <w:rPr>
          <w:ins w:id="27" w:author="k57557" w:date="2026-02-17T11:35:00Z"/>
          <w:rFonts w:ascii="Times New Roman" w:hAnsi="Times New Roman" w:cs="Times New Roman"/>
          <w:sz w:val="28"/>
          <w:szCs w:val="28"/>
        </w:rPr>
        <w:pPrChange w:id="28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  <w:r>
        <w:rPr>
          <w:rFonts w:ascii="Times New Roman" w:hAnsi="Times New Roman" w:cs="Times New Roman"/>
          <w:sz w:val="28"/>
          <w:szCs w:val="28"/>
        </w:rPr>
        <w:t>Выбор ингредиентов</w:t>
      </w:r>
      <w:r w:rsidR="00323750">
        <w:rPr>
          <w:rFonts w:ascii="Times New Roman" w:hAnsi="Times New Roman" w:cs="Times New Roman"/>
          <w:sz w:val="28"/>
          <w:szCs w:val="28"/>
        </w:rPr>
        <w:t xml:space="preserve"> (что за ингредиент, его количество и размерность, учитывая выпадающие списки)</w:t>
      </w:r>
    </w:p>
    <w:p w14:paraId="664A7A01" w14:textId="5AA11D63" w:rsidR="00ED30B0" w:rsidDel="00AA021C" w:rsidRDefault="00ED30B0" w:rsidP="00D764AC">
      <w:pPr>
        <w:pStyle w:val="a3"/>
        <w:numPr>
          <w:ilvl w:val="2"/>
          <w:numId w:val="1"/>
        </w:numPr>
        <w:spacing w:line="360" w:lineRule="auto"/>
        <w:jc w:val="both"/>
        <w:rPr>
          <w:del w:id="29" w:author="k57557" w:date="2026-02-17T11:36:00Z"/>
          <w:rFonts w:ascii="Times New Roman" w:hAnsi="Times New Roman" w:cs="Times New Roman"/>
          <w:sz w:val="28"/>
          <w:szCs w:val="28"/>
        </w:rPr>
        <w:pPrChange w:id="30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  <w:ins w:id="31" w:author="k57557" w:date="2026-02-17T11:35:00Z">
        <w:r>
          <w:rPr>
            <w:rFonts w:ascii="Times New Roman" w:hAnsi="Times New Roman" w:cs="Times New Roman"/>
            <w:sz w:val="28"/>
            <w:szCs w:val="28"/>
          </w:rPr>
          <w:t>Количество калорий</w:t>
        </w:r>
      </w:ins>
      <w:ins w:id="32" w:author="k57557" w:date="2026-02-17T11:36:00Z">
        <w:r>
          <w:rPr>
            <w:rFonts w:ascii="Times New Roman" w:hAnsi="Times New Roman" w:cs="Times New Roman"/>
            <w:sz w:val="28"/>
            <w:szCs w:val="28"/>
          </w:rPr>
          <w:t xml:space="preserve">, 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бжу</w:t>
        </w:r>
      </w:ins>
      <w:proofErr w:type="spellEnd"/>
    </w:p>
    <w:p w14:paraId="71F137FA" w14:textId="77777777" w:rsidR="00AA021C" w:rsidRDefault="00AA021C" w:rsidP="00D764AC">
      <w:pPr>
        <w:pStyle w:val="a3"/>
        <w:numPr>
          <w:ilvl w:val="2"/>
          <w:numId w:val="1"/>
        </w:numPr>
        <w:spacing w:line="360" w:lineRule="auto"/>
        <w:jc w:val="both"/>
        <w:rPr>
          <w:ins w:id="33" w:author="k57557" w:date="2026-02-17T12:00:00Z"/>
          <w:rFonts w:ascii="Times New Roman" w:hAnsi="Times New Roman" w:cs="Times New Roman"/>
          <w:sz w:val="28"/>
          <w:szCs w:val="28"/>
        </w:rPr>
        <w:pPrChange w:id="34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</w:p>
    <w:p w14:paraId="46D2CF10" w14:textId="22BDCD40" w:rsidR="00ED30B0" w:rsidRDefault="00AA021C" w:rsidP="00D764AC">
      <w:pPr>
        <w:pStyle w:val="a3"/>
        <w:numPr>
          <w:ilvl w:val="2"/>
          <w:numId w:val="1"/>
        </w:numPr>
        <w:spacing w:line="360" w:lineRule="auto"/>
        <w:jc w:val="both"/>
        <w:rPr>
          <w:ins w:id="35" w:author="k57557" w:date="2026-02-17T11:36:00Z"/>
          <w:rFonts w:ascii="Times New Roman" w:hAnsi="Times New Roman" w:cs="Times New Roman"/>
          <w:sz w:val="28"/>
          <w:szCs w:val="28"/>
        </w:rPr>
        <w:pPrChange w:id="36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  <w:ins w:id="37" w:author="k57557" w:date="2026-02-17T12:00:00Z">
        <w:r>
          <w:rPr>
            <w:rFonts w:ascii="Times New Roman" w:hAnsi="Times New Roman" w:cs="Times New Roman"/>
            <w:sz w:val="28"/>
            <w:szCs w:val="28"/>
          </w:rPr>
          <w:t>Количество</w:t>
        </w:r>
      </w:ins>
      <w:ins w:id="38" w:author="k57557" w:date="2026-02-17T12:01:00Z">
        <w:r>
          <w:rPr>
            <w:rFonts w:ascii="Times New Roman" w:hAnsi="Times New Roman" w:cs="Times New Roman"/>
            <w:sz w:val="28"/>
            <w:szCs w:val="28"/>
          </w:rPr>
          <w:t xml:space="preserve"> полученных</w:t>
        </w:r>
      </w:ins>
      <w:ins w:id="39" w:author="k57557" w:date="2026-02-17T12:00:00Z">
        <w:r>
          <w:rPr>
            <w:rFonts w:ascii="Times New Roman" w:hAnsi="Times New Roman" w:cs="Times New Roman"/>
            <w:sz w:val="28"/>
            <w:szCs w:val="28"/>
          </w:rPr>
          <w:t xml:space="preserve"> порций</w:t>
        </w:r>
      </w:ins>
      <w:ins w:id="40" w:author="k57557" w:date="2026-02-17T12:01:00Z">
        <w:r>
          <w:rPr>
            <w:rFonts w:ascii="Times New Roman" w:hAnsi="Times New Roman" w:cs="Times New Roman"/>
            <w:sz w:val="28"/>
            <w:szCs w:val="28"/>
          </w:rPr>
          <w:t xml:space="preserve"> после приготовления</w:t>
        </w:r>
      </w:ins>
    </w:p>
    <w:p w14:paraId="171CFFE3" w14:textId="417D1D58" w:rsidR="00ED30B0" w:rsidRPr="00ED30B0" w:rsidRDefault="00ED30B0" w:rsidP="00D764AC">
      <w:pPr>
        <w:pStyle w:val="a3"/>
        <w:numPr>
          <w:ilvl w:val="2"/>
          <w:numId w:val="1"/>
        </w:numPr>
        <w:spacing w:line="360" w:lineRule="auto"/>
        <w:jc w:val="both"/>
        <w:rPr>
          <w:moveTo w:id="41" w:author="k57557" w:date="2026-02-17T11:35:00Z"/>
          <w:rFonts w:ascii="Times New Roman" w:hAnsi="Times New Roman" w:cs="Times New Roman"/>
          <w:sz w:val="28"/>
          <w:szCs w:val="28"/>
          <w:rPrChange w:id="42" w:author="k57557" w:date="2026-02-17T11:37:00Z">
            <w:rPr>
              <w:moveTo w:id="43" w:author="k57557" w:date="2026-02-17T11:35:00Z"/>
            </w:rPr>
          </w:rPrChange>
        </w:rPr>
        <w:pPrChange w:id="44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  <w:ins w:id="45" w:author="k57557" w:date="2026-02-17T11:36:00Z">
        <w:r>
          <w:rPr>
            <w:rFonts w:ascii="Times New Roman" w:hAnsi="Times New Roman" w:cs="Times New Roman"/>
            <w:sz w:val="28"/>
            <w:szCs w:val="28"/>
          </w:rPr>
          <w:t>Шаги рецепта (фото для каждого шага (превью)</w:t>
        </w:r>
      </w:ins>
      <w:ins w:id="46" w:author="k57557" w:date="2026-02-17T11:37:00Z">
        <w:r>
          <w:rPr>
            <w:rFonts w:ascii="Times New Roman" w:hAnsi="Times New Roman" w:cs="Times New Roman"/>
            <w:sz w:val="28"/>
            <w:szCs w:val="28"/>
          </w:rPr>
          <w:t xml:space="preserve"> и описание шага</w:t>
        </w:r>
      </w:ins>
      <w:ins w:id="47" w:author="k57557" w:date="2026-02-17T11:36:00Z">
        <w:r>
          <w:rPr>
            <w:rFonts w:ascii="Times New Roman" w:hAnsi="Times New Roman" w:cs="Times New Roman"/>
            <w:sz w:val="28"/>
            <w:szCs w:val="28"/>
          </w:rPr>
          <w:t>)</w:t>
        </w:r>
      </w:ins>
      <w:moveToRangeStart w:id="48" w:author="k57557" w:date="2026-02-17T11:35:00Z" w:name="move222220532"/>
      <w:moveTo w:id="49" w:author="k57557" w:date="2026-02-17T11:35:00Z">
        <w:del w:id="50" w:author="k57557" w:date="2026-02-17T11:36:00Z">
          <w:r w:rsidRPr="00ED30B0" w:rsidDel="00ED30B0">
            <w:rPr>
              <w:rFonts w:ascii="Times New Roman" w:hAnsi="Times New Roman" w:cs="Times New Roman"/>
              <w:sz w:val="28"/>
              <w:szCs w:val="28"/>
              <w:rPrChange w:id="51" w:author="k57557" w:date="2026-02-17T11:36:00Z">
                <w:rPr/>
              </w:rPrChange>
            </w:rPr>
            <w:delText>Выбор тегов (поиск)</w:delText>
          </w:r>
        </w:del>
      </w:moveTo>
    </w:p>
    <w:moveToRangeEnd w:id="48"/>
    <w:p w14:paraId="577873B5" w14:textId="62A0C58C" w:rsidR="00323750" w:rsidRDefault="00ED30B0" w:rsidP="00D764AC">
      <w:pPr>
        <w:pStyle w:val="a3"/>
        <w:numPr>
          <w:ilvl w:val="1"/>
          <w:numId w:val="1"/>
        </w:numPr>
        <w:spacing w:line="360" w:lineRule="auto"/>
        <w:jc w:val="both"/>
        <w:rPr>
          <w:moveFrom w:id="52" w:author="k57557" w:date="2026-02-17T11:35:00Z"/>
          <w:rFonts w:ascii="Times New Roman" w:hAnsi="Times New Roman" w:cs="Times New Roman"/>
          <w:sz w:val="28"/>
          <w:szCs w:val="28"/>
        </w:rPr>
        <w:pPrChange w:id="53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ins w:id="54" w:author="k57557" w:date="2026-02-17T11:37:00Z">
        <w:r>
          <w:rPr>
            <w:rFonts w:ascii="Times New Roman" w:hAnsi="Times New Roman" w:cs="Times New Roman"/>
            <w:sz w:val="28"/>
            <w:szCs w:val="28"/>
          </w:rPr>
          <w:t>Выбор публикации (Опубликовать или в черновик)</w:t>
        </w:r>
      </w:ins>
      <w:moveFromRangeStart w:id="55" w:author="k57557" w:date="2026-02-17T11:35:00Z" w:name="move222220532"/>
      <w:moveFrom w:id="56" w:author="k57557" w:date="2026-02-17T11:35:00Z">
        <w:r w:rsidR="00323750" w:rsidDel="00ED30B0">
          <w:rPr>
            <w:rFonts w:ascii="Times New Roman" w:hAnsi="Times New Roman" w:cs="Times New Roman"/>
            <w:sz w:val="28"/>
            <w:szCs w:val="28"/>
          </w:rPr>
          <w:t>Выбор тегов (поиск)</w:t>
        </w:r>
      </w:moveFrom>
    </w:p>
    <w:moveFromRangeEnd w:id="55"/>
    <w:p w14:paraId="4CC78338" w14:textId="77777777" w:rsidR="00ED30B0" w:rsidDel="00ED30B0" w:rsidRDefault="00ED30B0" w:rsidP="00D764AC">
      <w:pPr>
        <w:pStyle w:val="a3"/>
        <w:numPr>
          <w:ilvl w:val="1"/>
          <w:numId w:val="1"/>
        </w:numPr>
        <w:spacing w:line="360" w:lineRule="auto"/>
        <w:jc w:val="both"/>
        <w:rPr>
          <w:ins w:id="57" w:author="k57557" w:date="2026-02-17T11:38:00Z"/>
          <w:rFonts w:ascii="Times New Roman" w:hAnsi="Times New Roman" w:cs="Times New Roman"/>
          <w:sz w:val="28"/>
          <w:szCs w:val="28"/>
        </w:rPr>
        <w:pPrChange w:id="58" w:author="k57557" w:date="2026-02-17T13:05:00Z">
          <w:pPr>
            <w:pStyle w:val="a3"/>
            <w:numPr>
              <w:ilvl w:val="2"/>
              <w:numId w:val="1"/>
            </w:numPr>
            <w:ind w:left="2160" w:hanging="180"/>
          </w:pPr>
        </w:pPrChange>
      </w:pPr>
    </w:p>
    <w:p w14:paraId="5F88790A" w14:textId="4AFD7DD7" w:rsidR="00323750" w:rsidRDefault="00ED30B0" w:rsidP="00D764AC">
      <w:pPr>
        <w:pStyle w:val="a3"/>
        <w:numPr>
          <w:ilvl w:val="0"/>
          <w:numId w:val="1"/>
        </w:numPr>
        <w:spacing w:line="360" w:lineRule="auto"/>
        <w:jc w:val="both"/>
        <w:rPr>
          <w:ins w:id="59" w:author="k57557" w:date="2026-02-17T11:38:00Z"/>
          <w:rFonts w:ascii="Times New Roman" w:hAnsi="Times New Roman" w:cs="Times New Roman"/>
          <w:sz w:val="28"/>
          <w:szCs w:val="28"/>
        </w:rPr>
        <w:pPrChange w:id="60" w:author="k57557" w:date="2026-02-17T13:05:00Z">
          <w:pPr>
            <w:pStyle w:val="a3"/>
            <w:numPr>
              <w:numId w:val="1"/>
            </w:numPr>
            <w:ind w:hanging="360"/>
          </w:pPr>
        </w:pPrChange>
      </w:pPr>
      <w:ins w:id="61" w:author="k57557" w:date="2026-02-17T11:38:00Z">
        <w:r>
          <w:rPr>
            <w:rFonts w:ascii="Times New Roman" w:hAnsi="Times New Roman" w:cs="Times New Roman"/>
            <w:sz w:val="28"/>
            <w:szCs w:val="28"/>
          </w:rPr>
          <w:t>Учет питания</w:t>
        </w:r>
      </w:ins>
      <w:ins w:id="62" w:author="k57557" w:date="2026-02-17T13:04:00Z">
        <w:r w:rsidR="00D764AC">
          <w:rPr>
            <w:rFonts w:ascii="Times New Roman" w:hAnsi="Times New Roman" w:cs="Times New Roman"/>
            <w:sz w:val="28"/>
            <w:szCs w:val="28"/>
          </w:rPr>
          <w:t>. Реа</w:t>
        </w:r>
      </w:ins>
      <w:ins w:id="63" w:author="k57557" w:date="2026-02-17T13:05:00Z">
        <w:r w:rsidR="00D764AC">
          <w:rPr>
            <w:rFonts w:ascii="Times New Roman" w:hAnsi="Times New Roman" w:cs="Times New Roman"/>
            <w:sz w:val="28"/>
            <w:szCs w:val="28"/>
          </w:rPr>
          <w:t>лизация полностью на тебе</w:t>
        </w:r>
      </w:ins>
    </w:p>
    <w:p w14:paraId="7483264A" w14:textId="77777777" w:rsidR="00D764AC" w:rsidRPr="00D764AC" w:rsidRDefault="00D764AC" w:rsidP="00D764AC">
      <w:pPr>
        <w:spacing w:line="360" w:lineRule="auto"/>
        <w:ind w:left="360"/>
        <w:jc w:val="both"/>
        <w:rPr>
          <w:ins w:id="64" w:author="k57557" w:date="2026-02-17T13:05:00Z"/>
          <w:rFonts w:ascii="Times New Roman" w:hAnsi="Times New Roman" w:cs="Times New Roman"/>
          <w:sz w:val="28"/>
          <w:szCs w:val="28"/>
          <w:rPrChange w:id="65" w:author="k57557" w:date="2026-02-17T13:06:00Z">
            <w:rPr>
              <w:ins w:id="66" w:author="k57557" w:date="2026-02-17T13:05:00Z"/>
            </w:rPr>
          </w:rPrChange>
        </w:rPr>
        <w:pPrChange w:id="67" w:author="k57557" w:date="2026-02-17T13:06:00Z">
          <w:pPr>
            <w:pStyle w:val="a3"/>
            <w:numPr>
              <w:numId w:val="1"/>
            </w:numPr>
            <w:spacing w:line="360" w:lineRule="auto"/>
            <w:ind w:hanging="360"/>
            <w:jc w:val="both"/>
          </w:pPr>
        </w:pPrChange>
      </w:pPr>
    </w:p>
    <w:p w14:paraId="7DD58930" w14:textId="79D17BB1" w:rsidR="00ED30B0" w:rsidRDefault="00ED30B0" w:rsidP="00D764AC">
      <w:pPr>
        <w:pStyle w:val="a3"/>
        <w:numPr>
          <w:ilvl w:val="0"/>
          <w:numId w:val="1"/>
        </w:numPr>
        <w:spacing w:line="360" w:lineRule="auto"/>
        <w:jc w:val="both"/>
        <w:rPr>
          <w:ins w:id="68" w:author="k57557" w:date="2026-02-17T11:39:00Z"/>
          <w:rFonts w:ascii="Times New Roman" w:hAnsi="Times New Roman" w:cs="Times New Roman"/>
          <w:sz w:val="28"/>
          <w:szCs w:val="28"/>
        </w:rPr>
        <w:pPrChange w:id="69" w:author="k57557" w:date="2026-02-17T13:05:00Z">
          <w:pPr>
            <w:pStyle w:val="a3"/>
            <w:numPr>
              <w:numId w:val="1"/>
            </w:numPr>
            <w:ind w:hanging="360"/>
          </w:pPr>
        </w:pPrChange>
      </w:pPr>
      <w:ins w:id="70" w:author="k57557" w:date="2026-02-17T11:39:00Z">
        <w:r>
          <w:rPr>
            <w:rFonts w:ascii="Times New Roman" w:hAnsi="Times New Roman" w:cs="Times New Roman"/>
            <w:sz w:val="28"/>
            <w:szCs w:val="28"/>
          </w:rPr>
          <w:lastRenderedPageBreak/>
          <w:t>Профиль пользователя</w:t>
        </w:r>
      </w:ins>
    </w:p>
    <w:p w14:paraId="011649E9" w14:textId="0968606F" w:rsidR="00ED30B0" w:rsidRDefault="00ED30B0" w:rsidP="00D764AC">
      <w:pPr>
        <w:pStyle w:val="a3"/>
        <w:numPr>
          <w:ilvl w:val="1"/>
          <w:numId w:val="1"/>
        </w:numPr>
        <w:spacing w:line="360" w:lineRule="auto"/>
        <w:jc w:val="both"/>
        <w:rPr>
          <w:ins w:id="71" w:author="k57557" w:date="2026-02-17T11:40:00Z"/>
          <w:rFonts w:ascii="Times New Roman" w:hAnsi="Times New Roman" w:cs="Times New Roman"/>
          <w:sz w:val="28"/>
          <w:szCs w:val="28"/>
        </w:rPr>
        <w:pPrChange w:id="72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ins w:id="73" w:author="k57557" w:date="2026-02-17T11:40:00Z">
        <w:r>
          <w:rPr>
            <w:rFonts w:ascii="Times New Roman" w:hAnsi="Times New Roman" w:cs="Times New Roman"/>
            <w:sz w:val="28"/>
            <w:szCs w:val="28"/>
          </w:rPr>
          <w:t>Возможность редактирования данных о пользователе (фото, отображаемое имя, почта, смена пароля)</w:t>
        </w:r>
      </w:ins>
    </w:p>
    <w:p w14:paraId="04482E89" w14:textId="4F2A3C26" w:rsidR="00ED30B0" w:rsidRDefault="00AA021C" w:rsidP="00D764AC">
      <w:pPr>
        <w:pStyle w:val="a3"/>
        <w:numPr>
          <w:ilvl w:val="1"/>
          <w:numId w:val="1"/>
        </w:numPr>
        <w:spacing w:line="360" w:lineRule="auto"/>
        <w:jc w:val="both"/>
        <w:rPr>
          <w:ins w:id="74" w:author="k57557" w:date="2026-02-17T11:55:00Z"/>
          <w:rFonts w:ascii="Times New Roman" w:hAnsi="Times New Roman" w:cs="Times New Roman"/>
          <w:sz w:val="28"/>
          <w:szCs w:val="28"/>
        </w:rPr>
        <w:pPrChange w:id="75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ins w:id="76" w:author="k57557" w:date="2026-02-17T11:55:00Z">
        <w:r>
          <w:rPr>
            <w:rFonts w:ascii="Times New Roman" w:hAnsi="Times New Roman" w:cs="Times New Roman"/>
            <w:sz w:val="28"/>
            <w:szCs w:val="28"/>
          </w:rPr>
          <w:t>Подписки на других пользователей</w:t>
        </w:r>
      </w:ins>
    </w:p>
    <w:p w14:paraId="22525F10" w14:textId="518D7926" w:rsidR="00AA021C" w:rsidRDefault="00AA021C" w:rsidP="00D764AC">
      <w:pPr>
        <w:pStyle w:val="a3"/>
        <w:numPr>
          <w:ilvl w:val="1"/>
          <w:numId w:val="1"/>
        </w:numPr>
        <w:spacing w:line="360" w:lineRule="auto"/>
        <w:jc w:val="both"/>
        <w:rPr>
          <w:ins w:id="77" w:author="k57557" w:date="2026-02-17T11:56:00Z"/>
          <w:rFonts w:ascii="Times New Roman" w:hAnsi="Times New Roman" w:cs="Times New Roman"/>
          <w:sz w:val="28"/>
          <w:szCs w:val="28"/>
        </w:rPr>
        <w:pPrChange w:id="78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ins w:id="79" w:author="k57557" w:date="2026-02-17T11:55:00Z">
        <w:r>
          <w:rPr>
            <w:rFonts w:ascii="Times New Roman" w:hAnsi="Times New Roman" w:cs="Times New Roman"/>
            <w:sz w:val="28"/>
            <w:szCs w:val="28"/>
          </w:rPr>
          <w:t>По</w:t>
        </w:r>
      </w:ins>
      <w:ins w:id="80" w:author="k57557" w:date="2026-02-17T11:56:00Z">
        <w:r>
          <w:rPr>
            <w:rFonts w:ascii="Times New Roman" w:hAnsi="Times New Roman" w:cs="Times New Roman"/>
            <w:sz w:val="28"/>
            <w:szCs w:val="28"/>
          </w:rPr>
          <w:t>дписчики</w:t>
        </w:r>
      </w:ins>
    </w:p>
    <w:p w14:paraId="3B6D8344" w14:textId="680B4849" w:rsidR="00AA021C" w:rsidRDefault="00AA021C" w:rsidP="00D764AC">
      <w:pPr>
        <w:pStyle w:val="a3"/>
        <w:numPr>
          <w:ilvl w:val="1"/>
          <w:numId w:val="1"/>
        </w:numPr>
        <w:spacing w:line="360" w:lineRule="auto"/>
        <w:jc w:val="both"/>
        <w:rPr>
          <w:ins w:id="81" w:author="k57557" w:date="2026-02-17T12:59:00Z"/>
          <w:rFonts w:ascii="Times New Roman" w:hAnsi="Times New Roman" w:cs="Times New Roman"/>
          <w:sz w:val="28"/>
          <w:szCs w:val="28"/>
        </w:rPr>
        <w:pPrChange w:id="82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ins w:id="83" w:author="k57557" w:date="2026-02-17T11:56:00Z">
        <w:r>
          <w:rPr>
            <w:rFonts w:ascii="Times New Roman" w:hAnsi="Times New Roman" w:cs="Times New Roman"/>
            <w:sz w:val="28"/>
            <w:szCs w:val="28"/>
          </w:rPr>
          <w:t>Список покупок</w:t>
        </w:r>
      </w:ins>
    </w:p>
    <w:p w14:paraId="13E10ACA" w14:textId="540D60EB" w:rsidR="008619C3" w:rsidRDefault="008619C3" w:rsidP="00D764AC">
      <w:pPr>
        <w:pStyle w:val="a3"/>
        <w:numPr>
          <w:ilvl w:val="1"/>
          <w:numId w:val="1"/>
        </w:numPr>
        <w:spacing w:line="360" w:lineRule="auto"/>
        <w:jc w:val="both"/>
        <w:rPr>
          <w:ins w:id="84" w:author="k57557" w:date="2026-02-17T11:56:00Z"/>
          <w:rFonts w:ascii="Times New Roman" w:hAnsi="Times New Roman" w:cs="Times New Roman"/>
          <w:sz w:val="28"/>
          <w:szCs w:val="28"/>
        </w:rPr>
        <w:pPrChange w:id="85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ins w:id="86" w:author="k57557" w:date="2026-02-17T12:59:00Z">
        <w:r>
          <w:rPr>
            <w:rFonts w:ascii="Times New Roman" w:hAnsi="Times New Roman" w:cs="Times New Roman"/>
            <w:sz w:val="28"/>
            <w:szCs w:val="28"/>
          </w:rPr>
          <w:t>Черновики</w:t>
        </w:r>
      </w:ins>
    </w:p>
    <w:p w14:paraId="2CBC3C2D" w14:textId="5C5789B1" w:rsidR="00AA021C" w:rsidRDefault="00AA021C" w:rsidP="00D764AC">
      <w:pPr>
        <w:pStyle w:val="a3"/>
        <w:numPr>
          <w:ilvl w:val="1"/>
          <w:numId w:val="1"/>
        </w:numPr>
        <w:spacing w:line="360" w:lineRule="auto"/>
        <w:jc w:val="both"/>
        <w:rPr>
          <w:ins w:id="87" w:author="k57557" w:date="2026-02-17T11:57:00Z"/>
          <w:rFonts w:ascii="Times New Roman" w:hAnsi="Times New Roman" w:cs="Times New Roman"/>
          <w:sz w:val="28"/>
          <w:szCs w:val="28"/>
        </w:rPr>
        <w:pPrChange w:id="88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  <w:ins w:id="89" w:author="k57557" w:date="2026-02-17T11:57:00Z">
        <w:r>
          <w:rPr>
            <w:rFonts w:ascii="Times New Roman" w:hAnsi="Times New Roman" w:cs="Times New Roman"/>
            <w:sz w:val="28"/>
            <w:szCs w:val="28"/>
          </w:rPr>
          <w:t>Может еще что-то</w:t>
        </w:r>
      </w:ins>
    </w:p>
    <w:p w14:paraId="0A681F06" w14:textId="77777777" w:rsidR="00D764AC" w:rsidRDefault="00D764AC" w:rsidP="00D764AC">
      <w:pPr>
        <w:spacing w:line="360" w:lineRule="auto"/>
        <w:jc w:val="both"/>
        <w:rPr>
          <w:ins w:id="90" w:author="k57557" w:date="2026-02-17T13:05:00Z"/>
          <w:rFonts w:ascii="Times New Roman" w:hAnsi="Times New Roman" w:cs="Times New Roman"/>
          <w:sz w:val="28"/>
          <w:szCs w:val="28"/>
        </w:rPr>
      </w:pPr>
      <w:ins w:id="91" w:author="k57557" w:date="2026-02-17T13:05:00Z">
        <w:r>
          <w:rPr>
            <w:rFonts w:ascii="Times New Roman" w:hAnsi="Times New Roman" w:cs="Times New Roman"/>
            <w:sz w:val="28"/>
            <w:szCs w:val="28"/>
          </w:rPr>
          <w:tab/>
        </w:r>
      </w:ins>
    </w:p>
    <w:p w14:paraId="5E326732" w14:textId="094A81F4" w:rsidR="00AA021C" w:rsidRDefault="00AA021C" w:rsidP="00D764AC">
      <w:pPr>
        <w:spacing w:line="360" w:lineRule="auto"/>
        <w:jc w:val="both"/>
        <w:rPr>
          <w:ins w:id="92" w:author="k57557" w:date="2026-02-17T11:57:00Z"/>
          <w:rFonts w:ascii="Times New Roman" w:hAnsi="Times New Roman" w:cs="Times New Roman"/>
          <w:sz w:val="28"/>
          <w:szCs w:val="28"/>
        </w:rPr>
        <w:pPrChange w:id="93" w:author="k57557" w:date="2026-02-17T13:05:00Z">
          <w:pPr/>
        </w:pPrChange>
      </w:pPr>
      <w:ins w:id="94" w:author="k57557" w:date="2026-02-17T11:57:00Z">
        <w:r>
          <w:rPr>
            <w:rFonts w:ascii="Times New Roman" w:hAnsi="Times New Roman" w:cs="Times New Roman"/>
            <w:sz w:val="28"/>
            <w:szCs w:val="28"/>
          </w:rPr>
          <w:t>Страница полного поста</w:t>
        </w:r>
      </w:ins>
    </w:p>
    <w:p w14:paraId="1448E91C" w14:textId="2D5E6529" w:rsidR="00AA021C" w:rsidRDefault="00AA021C" w:rsidP="00D764AC">
      <w:pPr>
        <w:pStyle w:val="a3"/>
        <w:numPr>
          <w:ilvl w:val="0"/>
          <w:numId w:val="3"/>
        </w:numPr>
        <w:spacing w:line="360" w:lineRule="auto"/>
        <w:jc w:val="both"/>
        <w:rPr>
          <w:ins w:id="95" w:author="k57557" w:date="2026-02-17T11:58:00Z"/>
          <w:rFonts w:ascii="Times New Roman" w:hAnsi="Times New Roman" w:cs="Times New Roman"/>
          <w:sz w:val="28"/>
          <w:szCs w:val="28"/>
        </w:rPr>
        <w:pPrChange w:id="96" w:author="k57557" w:date="2026-02-17T13:05:00Z">
          <w:pPr>
            <w:pStyle w:val="a3"/>
            <w:numPr>
              <w:numId w:val="3"/>
            </w:numPr>
            <w:ind w:left="430" w:hanging="360"/>
          </w:pPr>
        </w:pPrChange>
      </w:pPr>
      <w:ins w:id="97" w:author="k57557" w:date="2026-02-17T11:57:00Z">
        <w:r>
          <w:rPr>
            <w:rFonts w:ascii="Times New Roman" w:hAnsi="Times New Roman" w:cs="Times New Roman"/>
            <w:sz w:val="28"/>
            <w:szCs w:val="28"/>
          </w:rPr>
          <w:t>Информа</w:t>
        </w:r>
      </w:ins>
      <w:ins w:id="98" w:author="k57557" w:date="2026-02-17T11:58:00Z">
        <w:r>
          <w:rPr>
            <w:rFonts w:ascii="Times New Roman" w:hAnsi="Times New Roman" w:cs="Times New Roman"/>
            <w:sz w:val="28"/>
            <w:szCs w:val="28"/>
          </w:rPr>
          <w:t>ция об авторе поста – дата публикации</w:t>
        </w:r>
      </w:ins>
    </w:p>
    <w:p w14:paraId="195B8F38" w14:textId="39C4DD69" w:rsidR="00AA021C" w:rsidRDefault="00AA021C" w:rsidP="00D764AC">
      <w:pPr>
        <w:pStyle w:val="a3"/>
        <w:numPr>
          <w:ilvl w:val="0"/>
          <w:numId w:val="3"/>
        </w:numPr>
        <w:spacing w:line="360" w:lineRule="auto"/>
        <w:jc w:val="both"/>
        <w:rPr>
          <w:ins w:id="99" w:author="k57557" w:date="2026-02-17T11:58:00Z"/>
          <w:rFonts w:ascii="Times New Roman" w:hAnsi="Times New Roman" w:cs="Times New Roman"/>
          <w:sz w:val="28"/>
          <w:szCs w:val="28"/>
        </w:rPr>
        <w:pPrChange w:id="100" w:author="k57557" w:date="2026-02-17T13:05:00Z">
          <w:pPr>
            <w:pStyle w:val="a3"/>
            <w:numPr>
              <w:numId w:val="3"/>
            </w:numPr>
            <w:ind w:left="430" w:hanging="360"/>
          </w:pPr>
        </w:pPrChange>
      </w:pPr>
      <w:ins w:id="101" w:author="k57557" w:date="2026-02-17T11:58:00Z">
        <w:r>
          <w:rPr>
            <w:rFonts w:ascii="Times New Roman" w:hAnsi="Times New Roman" w:cs="Times New Roman"/>
            <w:sz w:val="28"/>
            <w:szCs w:val="28"/>
          </w:rPr>
          <w:t>Фото (превью) пост</w:t>
        </w:r>
      </w:ins>
      <w:ins w:id="102" w:author="k57557" w:date="2026-02-17T18:17:00Z">
        <w:r w:rsidR="00F77C02">
          <w:rPr>
            <w:rFonts w:ascii="Times New Roman" w:hAnsi="Times New Roman" w:cs="Times New Roman"/>
            <w:sz w:val="28"/>
            <w:szCs w:val="28"/>
          </w:rPr>
          <w:t>а</w:t>
        </w:r>
      </w:ins>
    </w:p>
    <w:p w14:paraId="22ECBA56" w14:textId="689BBABE" w:rsidR="00AA021C" w:rsidRDefault="00AA021C" w:rsidP="00D764AC">
      <w:pPr>
        <w:pStyle w:val="a3"/>
        <w:numPr>
          <w:ilvl w:val="0"/>
          <w:numId w:val="3"/>
        </w:numPr>
        <w:spacing w:line="360" w:lineRule="auto"/>
        <w:jc w:val="both"/>
        <w:rPr>
          <w:ins w:id="103" w:author="k57557" w:date="2026-02-17T11:59:00Z"/>
          <w:rFonts w:ascii="Times New Roman" w:hAnsi="Times New Roman" w:cs="Times New Roman"/>
          <w:sz w:val="28"/>
          <w:szCs w:val="28"/>
        </w:rPr>
        <w:pPrChange w:id="104" w:author="k57557" w:date="2026-02-17T13:05:00Z">
          <w:pPr>
            <w:pStyle w:val="a3"/>
            <w:numPr>
              <w:numId w:val="3"/>
            </w:numPr>
            <w:ind w:left="430" w:hanging="360"/>
          </w:pPr>
        </w:pPrChange>
      </w:pPr>
      <w:ins w:id="105" w:author="k57557" w:date="2026-02-17T11:58:00Z">
        <w:r>
          <w:rPr>
            <w:rFonts w:ascii="Times New Roman" w:hAnsi="Times New Roman" w:cs="Times New Roman"/>
            <w:sz w:val="28"/>
            <w:szCs w:val="28"/>
          </w:rPr>
          <w:t>Краткое описание под превью</w:t>
        </w:r>
      </w:ins>
    </w:p>
    <w:p w14:paraId="3957F6D9" w14:textId="4D1BE900" w:rsidR="00AA021C" w:rsidRDefault="00AA021C" w:rsidP="00D764AC">
      <w:pPr>
        <w:pStyle w:val="a3"/>
        <w:numPr>
          <w:ilvl w:val="0"/>
          <w:numId w:val="3"/>
        </w:numPr>
        <w:spacing w:line="360" w:lineRule="auto"/>
        <w:jc w:val="both"/>
        <w:rPr>
          <w:ins w:id="106" w:author="k57557" w:date="2026-02-17T12:52:00Z"/>
          <w:rFonts w:ascii="Times New Roman" w:hAnsi="Times New Roman" w:cs="Times New Roman"/>
          <w:sz w:val="28"/>
          <w:szCs w:val="28"/>
        </w:rPr>
        <w:pPrChange w:id="107" w:author="k57557" w:date="2026-02-17T13:05:00Z">
          <w:pPr>
            <w:pStyle w:val="a3"/>
            <w:numPr>
              <w:numId w:val="3"/>
            </w:numPr>
            <w:ind w:left="430" w:hanging="360"/>
          </w:pPr>
        </w:pPrChange>
      </w:pPr>
      <w:ins w:id="108" w:author="k57557" w:date="2026-02-17T11:59:00Z">
        <w:r>
          <w:rPr>
            <w:rFonts w:ascii="Times New Roman" w:hAnsi="Times New Roman" w:cs="Times New Roman"/>
            <w:sz w:val="28"/>
            <w:szCs w:val="28"/>
          </w:rPr>
          <w:t>Список ингредиентов</w:t>
        </w:r>
      </w:ins>
      <w:ins w:id="109" w:author="k57557" w:date="2026-02-17T12:51:00Z">
        <w:r w:rsidR="008619C3">
          <w:rPr>
            <w:rFonts w:ascii="Times New Roman" w:hAnsi="Times New Roman" w:cs="Times New Roman"/>
            <w:sz w:val="28"/>
            <w:szCs w:val="28"/>
          </w:rPr>
          <w:t>, если рец</w:t>
        </w:r>
      </w:ins>
      <w:ins w:id="110" w:author="k57557" w:date="2026-02-17T12:52:00Z">
        <w:r w:rsidR="008619C3">
          <w:rPr>
            <w:rFonts w:ascii="Times New Roman" w:hAnsi="Times New Roman" w:cs="Times New Roman"/>
            <w:sz w:val="28"/>
            <w:szCs w:val="28"/>
          </w:rPr>
          <w:t>епт</w:t>
        </w:r>
      </w:ins>
      <w:ins w:id="111" w:author="k57557" w:date="2026-02-17T11:59:00Z"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</w:p>
    <w:p w14:paraId="42C68223" w14:textId="307135BB" w:rsidR="008619C3" w:rsidRDefault="008619C3" w:rsidP="00D764AC">
      <w:pPr>
        <w:pStyle w:val="a3"/>
        <w:numPr>
          <w:ilvl w:val="0"/>
          <w:numId w:val="3"/>
        </w:numPr>
        <w:spacing w:line="360" w:lineRule="auto"/>
        <w:jc w:val="both"/>
        <w:rPr>
          <w:ins w:id="112" w:author="k57557" w:date="2026-02-17T12:52:00Z"/>
          <w:rFonts w:ascii="Times New Roman" w:hAnsi="Times New Roman" w:cs="Times New Roman"/>
          <w:sz w:val="28"/>
          <w:szCs w:val="28"/>
        </w:rPr>
        <w:pPrChange w:id="113" w:author="k57557" w:date="2026-02-17T13:05:00Z">
          <w:pPr>
            <w:pStyle w:val="a3"/>
            <w:numPr>
              <w:numId w:val="3"/>
            </w:numPr>
            <w:ind w:left="430" w:hanging="360"/>
          </w:pPr>
        </w:pPrChange>
      </w:pPr>
      <w:ins w:id="114" w:author="k57557" w:date="2026-02-17T12:52:00Z">
        <w:r>
          <w:rPr>
            <w:rFonts w:ascii="Times New Roman" w:hAnsi="Times New Roman" w:cs="Times New Roman"/>
            <w:sz w:val="28"/>
            <w:szCs w:val="28"/>
          </w:rPr>
          <w:t>Время приготовления</w:t>
        </w:r>
      </w:ins>
      <w:ins w:id="115" w:author="k57557" w:date="2026-02-17T12:53:00Z">
        <w:r>
          <w:rPr>
            <w:rFonts w:ascii="Times New Roman" w:hAnsi="Times New Roman" w:cs="Times New Roman"/>
            <w:sz w:val="28"/>
            <w:szCs w:val="28"/>
          </w:rPr>
          <w:t xml:space="preserve"> (если рецепт)</w:t>
        </w:r>
      </w:ins>
      <w:ins w:id="116" w:author="k57557" w:date="2026-02-17T12:52:00Z">
        <w:r>
          <w:rPr>
            <w:rFonts w:ascii="Times New Roman" w:hAnsi="Times New Roman" w:cs="Times New Roman"/>
            <w:sz w:val="28"/>
            <w:szCs w:val="28"/>
          </w:rPr>
          <w:t xml:space="preserve"> – просмотры – лайки</w:t>
        </w:r>
      </w:ins>
    </w:p>
    <w:p w14:paraId="12968DEA" w14:textId="5988EA9E" w:rsidR="008619C3" w:rsidRDefault="008619C3" w:rsidP="00D764AC">
      <w:pPr>
        <w:pStyle w:val="a3"/>
        <w:numPr>
          <w:ilvl w:val="0"/>
          <w:numId w:val="3"/>
        </w:numPr>
        <w:spacing w:line="360" w:lineRule="auto"/>
        <w:jc w:val="both"/>
        <w:rPr>
          <w:ins w:id="117" w:author="k57557" w:date="2026-02-17T11:59:00Z"/>
          <w:rFonts w:ascii="Times New Roman" w:hAnsi="Times New Roman" w:cs="Times New Roman"/>
          <w:sz w:val="28"/>
          <w:szCs w:val="28"/>
        </w:rPr>
        <w:pPrChange w:id="118" w:author="k57557" w:date="2026-02-17T13:05:00Z">
          <w:pPr>
            <w:pStyle w:val="a3"/>
            <w:numPr>
              <w:numId w:val="3"/>
            </w:numPr>
            <w:ind w:left="430" w:hanging="360"/>
          </w:pPr>
        </w:pPrChange>
      </w:pPr>
      <w:ins w:id="119" w:author="k57557" w:date="2026-02-17T12:53:00Z">
        <w:r>
          <w:rPr>
            <w:rFonts w:ascii="Times New Roman" w:hAnsi="Times New Roman" w:cs="Times New Roman"/>
            <w:sz w:val="28"/>
            <w:szCs w:val="28"/>
          </w:rPr>
          <w:t>Калории – белки – жиры – углеводы, если рецепт</w:t>
        </w:r>
      </w:ins>
    </w:p>
    <w:p w14:paraId="10F83553" w14:textId="5F536A00" w:rsidR="00AA021C" w:rsidRDefault="00AA021C" w:rsidP="00D764AC">
      <w:pPr>
        <w:pStyle w:val="a3"/>
        <w:numPr>
          <w:ilvl w:val="0"/>
          <w:numId w:val="3"/>
        </w:numPr>
        <w:spacing w:line="360" w:lineRule="auto"/>
        <w:jc w:val="both"/>
        <w:rPr>
          <w:ins w:id="120" w:author="k57557" w:date="2026-02-17T11:59:00Z"/>
          <w:rFonts w:ascii="Times New Roman" w:hAnsi="Times New Roman" w:cs="Times New Roman"/>
          <w:sz w:val="28"/>
          <w:szCs w:val="28"/>
        </w:rPr>
        <w:pPrChange w:id="121" w:author="k57557" w:date="2026-02-17T13:05:00Z">
          <w:pPr>
            <w:pStyle w:val="a3"/>
            <w:numPr>
              <w:numId w:val="3"/>
            </w:numPr>
            <w:ind w:left="430" w:hanging="360"/>
          </w:pPr>
        </w:pPrChange>
      </w:pPr>
      <w:ins w:id="122" w:author="k57557" w:date="2026-02-17T11:59:00Z">
        <w:r>
          <w:rPr>
            <w:rFonts w:ascii="Times New Roman" w:hAnsi="Times New Roman" w:cs="Times New Roman"/>
            <w:sz w:val="28"/>
            <w:szCs w:val="28"/>
          </w:rPr>
          <w:t>Основной текст</w:t>
        </w:r>
      </w:ins>
    </w:p>
    <w:p w14:paraId="1E165A58" w14:textId="2E3E49FA" w:rsidR="00AA021C" w:rsidRDefault="008619C3" w:rsidP="00D764AC">
      <w:pPr>
        <w:pStyle w:val="a3"/>
        <w:numPr>
          <w:ilvl w:val="0"/>
          <w:numId w:val="3"/>
        </w:numPr>
        <w:spacing w:line="360" w:lineRule="auto"/>
        <w:jc w:val="both"/>
        <w:rPr>
          <w:ins w:id="123" w:author="k57557" w:date="2026-02-17T12:54:00Z"/>
          <w:rFonts w:ascii="Times New Roman" w:hAnsi="Times New Roman" w:cs="Times New Roman"/>
          <w:sz w:val="28"/>
          <w:szCs w:val="28"/>
        </w:rPr>
        <w:pPrChange w:id="124" w:author="k57557" w:date="2026-02-17T13:05:00Z">
          <w:pPr>
            <w:pStyle w:val="a3"/>
            <w:numPr>
              <w:numId w:val="3"/>
            </w:numPr>
            <w:ind w:left="430" w:hanging="360"/>
          </w:pPr>
        </w:pPrChange>
      </w:pPr>
      <w:ins w:id="125" w:author="k57557" w:date="2026-02-17T12:52:00Z">
        <w:r>
          <w:rPr>
            <w:rFonts w:ascii="Times New Roman" w:hAnsi="Times New Roman" w:cs="Times New Roman"/>
            <w:sz w:val="28"/>
            <w:szCs w:val="28"/>
          </w:rPr>
          <w:t>Ша</w:t>
        </w:r>
      </w:ins>
      <w:ins w:id="126" w:author="k57557" w:date="2026-02-17T12:53:00Z">
        <w:r>
          <w:rPr>
            <w:rFonts w:ascii="Times New Roman" w:hAnsi="Times New Roman" w:cs="Times New Roman"/>
            <w:sz w:val="28"/>
            <w:szCs w:val="28"/>
          </w:rPr>
          <w:t>ги приготовления с фотографиями, ес</w:t>
        </w:r>
      </w:ins>
      <w:ins w:id="127" w:author="k57557" w:date="2026-02-17T12:54:00Z">
        <w:r>
          <w:rPr>
            <w:rFonts w:ascii="Times New Roman" w:hAnsi="Times New Roman" w:cs="Times New Roman"/>
            <w:sz w:val="28"/>
            <w:szCs w:val="28"/>
          </w:rPr>
          <w:t>ли рецепт</w:t>
        </w:r>
      </w:ins>
    </w:p>
    <w:p w14:paraId="26A8D3DD" w14:textId="07DB87D1" w:rsidR="008619C3" w:rsidRDefault="008619C3" w:rsidP="00D764AC">
      <w:pPr>
        <w:pStyle w:val="a3"/>
        <w:numPr>
          <w:ilvl w:val="0"/>
          <w:numId w:val="3"/>
        </w:numPr>
        <w:spacing w:line="360" w:lineRule="auto"/>
        <w:jc w:val="both"/>
        <w:rPr>
          <w:ins w:id="128" w:author="k57557" w:date="2026-02-17T12:54:00Z"/>
          <w:rFonts w:ascii="Times New Roman" w:hAnsi="Times New Roman" w:cs="Times New Roman"/>
          <w:sz w:val="28"/>
          <w:szCs w:val="28"/>
        </w:rPr>
        <w:pPrChange w:id="129" w:author="k57557" w:date="2026-02-17T13:05:00Z">
          <w:pPr>
            <w:pStyle w:val="a3"/>
            <w:numPr>
              <w:numId w:val="3"/>
            </w:numPr>
            <w:ind w:left="430" w:hanging="360"/>
          </w:pPr>
        </w:pPrChange>
      </w:pPr>
      <w:ins w:id="130" w:author="k57557" w:date="2026-02-17T12:54:00Z">
        <w:r>
          <w:rPr>
            <w:rFonts w:ascii="Times New Roman" w:hAnsi="Times New Roman" w:cs="Times New Roman"/>
            <w:sz w:val="28"/>
            <w:szCs w:val="28"/>
          </w:rPr>
          <w:t>Блок комментариев к посту (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аватарка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 xml:space="preserve"> пользователя, его имя, содержание комментария)</w:t>
        </w:r>
      </w:ins>
    </w:p>
    <w:p w14:paraId="39D5068A" w14:textId="40C803CB" w:rsidR="008619C3" w:rsidRDefault="008619C3" w:rsidP="00D764AC">
      <w:pPr>
        <w:spacing w:line="360" w:lineRule="auto"/>
        <w:jc w:val="both"/>
        <w:rPr>
          <w:ins w:id="131" w:author="k57557" w:date="2026-02-17T12:56:00Z"/>
          <w:rFonts w:ascii="Times New Roman" w:hAnsi="Times New Roman" w:cs="Times New Roman"/>
          <w:sz w:val="28"/>
          <w:szCs w:val="28"/>
        </w:rPr>
        <w:pPrChange w:id="132" w:author="k57557" w:date="2026-02-17T13:05:00Z">
          <w:pPr/>
        </w:pPrChange>
      </w:pPr>
      <w:ins w:id="133" w:author="k57557" w:date="2026-02-17T12:57:00Z">
        <w:r>
          <w:rPr>
            <w:rFonts w:ascii="Times New Roman" w:hAnsi="Times New Roman" w:cs="Times New Roman"/>
            <w:sz w:val="28"/>
            <w:szCs w:val="28"/>
          </w:rPr>
          <w:tab/>
        </w:r>
      </w:ins>
      <w:ins w:id="134" w:author="k57557" w:date="2026-02-17T12:54:00Z">
        <w:r>
          <w:rPr>
            <w:rFonts w:ascii="Times New Roman" w:hAnsi="Times New Roman" w:cs="Times New Roman"/>
            <w:sz w:val="28"/>
            <w:szCs w:val="28"/>
          </w:rPr>
          <w:t xml:space="preserve">На комментарий можно ответить </w:t>
        </w:r>
      </w:ins>
      <w:ins w:id="135" w:author="k57557" w:date="2026-02-17T12:55:00Z">
        <w:r>
          <w:rPr>
            <w:rFonts w:ascii="Times New Roman" w:hAnsi="Times New Roman" w:cs="Times New Roman"/>
            <w:sz w:val="28"/>
            <w:szCs w:val="28"/>
          </w:rPr>
          <w:t xml:space="preserve">(как в 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вк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 xml:space="preserve"> или еще где-то). У своего комментария есть условно три точки (параметры), при нажатии на которую выпадает список</w:t>
        </w:r>
      </w:ins>
      <w:ins w:id="136" w:author="k57557" w:date="2026-02-17T12:58:00Z">
        <w:r>
          <w:rPr>
            <w:rFonts w:ascii="Times New Roman" w:hAnsi="Times New Roman" w:cs="Times New Roman"/>
            <w:sz w:val="28"/>
            <w:szCs w:val="28"/>
          </w:rPr>
          <w:t>:</w:t>
        </w:r>
      </w:ins>
      <w:ins w:id="137" w:author="k57557" w:date="2026-02-17T12:55:00Z">
        <w:r>
          <w:rPr>
            <w:rFonts w:ascii="Times New Roman" w:hAnsi="Times New Roman" w:cs="Times New Roman"/>
            <w:sz w:val="28"/>
            <w:szCs w:val="28"/>
          </w:rPr>
          <w:t xml:space="preserve"> Редактировать и Удалить</w:t>
        </w:r>
      </w:ins>
      <w:ins w:id="138" w:author="k57557" w:date="2026-02-17T12:56:00Z">
        <w:r>
          <w:rPr>
            <w:rFonts w:ascii="Times New Roman" w:hAnsi="Times New Roman" w:cs="Times New Roman"/>
            <w:sz w:val="28"/>
            <w:szCs w:val="28"/>
          </w:rPr>
          <w:t>. Также у комментария есть дата публикации.</w:t>
        </w:r>
      </w:ins>
      <w:ins w:id="139" w:author="k57557" w:date="2026-02-17T12:57:00Z"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140" w:author="k57557" w:date="2026-02-17T12:56:00Z">
        <w:r>
          <w:rPr>
            <w:rFonts w:ascii="Times New Roman" w:hAnsi="Times New Roman" w:cs="Times New Roman"/>
            <w:sz w:val="28"/>
            <w:szCs w:val="28"/>
          </w:rPr>
          <w:t>Соответственно должно быть поле для ввода комментария</w:t>
        </w:r>
      </w:ins>
    </w:p>
    <w:p w14:paraId="0904AC9B" w14:textId="178C434A" w:rsidR="008619C3" w:rsidRDefault="008619C3" w:rsidP="00D764AC">
      <w:pPr>
        <w:spacing w:line="360" w:lineRule="auto"/>
        <w:ind w:firstLine="708"/>
        <w:jc w:val="both"/>
        <w:rPr>
          <w:ins w:id="141" w:author="k57557" w:date="2026-02-17T12:58:00Z"/>
          <w:rFonts w:ascii="Times New Roman" w:hAnsi="Times New Roman" w:cs="Times New Roman"/>
          <w:sz w:val="28"/>
          <w:szCs w:val="28"/>
        </w:rPr>
        <w:pPrChange w:id="142" w:author="k57557" w:date="2026-02-17T13:05:00Z">
          <w:pPr>
            <w:ind w:firstLine="708"/>
          </w:pPr>
        </w:pPrChange>
      </w:pPr>
      <w:ins w:id="143" w:author="k57557" w:date="2026-02-17T12:57:00Z">
        <w:r>
          <w:rPr>
            <w:rFonts w:ascii="Times New Roman" w:hAnsi="Times New Roman" w:cs="Times New Roman"/>
            <w:sz w:val="28"/>
            <w:szCs w:val="28"/>
          </w:rPr>
          <w:t>Для списка ингредиентов надо сделать возможность добавить в список покупок. Условно нажимаешь на кнопку</w:t>
        </w:r>
      </w:ins>
      <w:ins w:id="144" w:author="k57557" w:date="2026-02-17T12:58:00Z">
        <w:r>
          <w:rPr>
            <w:rFonts w:ascii="Times New Roman" w:hAnsi="Times New Roman" w:cs="Times New Roman"/>
            <w:sz w:val="28"/>
            <w:szCs w:val="28"/>
          </w:rPr>
          <w:t xml:space="preserve"> и появляется список ингредиентов, которые можно добавить в список покупок (типа чек-бокс)</w:t>
        </w:r>
      </w:ins>
    </w:p>
    <w:p w14:paraId="7AFE2421" w14:textId="02BCF350" w:rsidR="008619C3" w:rsidRDefault="008619C3" w:rsidP="00D764AC">
      <w:pPr>
        <w:spacing w:line="360" w:lineRule="auto"/>
        <w:jc w:val="both"/>
        <w:rPr>
          <w:ins w:id="145" w:author="k57557" w:date="2026-02-17T12:58:00Z"/>
          <w:rFonts w:ascii="Times New Roman" w:hAnsi="Times New Roman" w:cs="Times New Roman"/>
          <w:sz w:val="28"/>
          <w:szCs w:val="28"/>
        </w:rPr>
        <w:pPrChange w:id="146" w:author="k57557" w:date="2026-02-17T13:05:00Z">
          <w:pPr/>
        </w:pPrChange>
      </w:pPr>
    </w:p>
    <w:p w14:paraId="25CEF824" w14:textId="62D0FA93" w:rsidR="008619C3" w:rsidRDefault="008619C3" w:rsidP="00D764AC">
      <w:pPr>
        <w:spacing w:line="360" w:lineRule="auto"/>
        <w:jc w:val="both"/>
        <w:rPr>
          <w:ins w:id="147" w:author="k57557" w:date="2026-02-17T13:02:00Z"/>
          <w:rFonts w:ascii="Times New Roman" w:hAnsi="Times New Roman" w:cs="Times New Roman"/>
          <w:sz w:val="28"/>
          <w:szCs w:val="28"/>
        </w:rPr>
        <w:pPrChange w:id="148" w:author="k57557" w:date="2026-02-17T13:05:00Z">
          <w:pPr>
            <w:jc w:val="both"/>
          </w:pPr>
        </w:pPrChange>
      </w:pPr>
      <w:ins w:id="149" w:author="k57557" w:date="2026-02-17T12:58:00Z">
        <w:r>
          <w:rPr>
            <w:rFonts w:ascii="Times New Roman" w:hAnsi="Times New Roman" w:cs="Times New Roman"/>
            <w:sz w:val="28"/>
            <w:szCs w:val="28"/>
          </w:rPr>
          <w:lastRenderedPageBreak/>
          <w:tab/>
          <w:t>Надо еще сделать страницу друг</w:t>
        </w:r>
      </w:ins>
      <w:ins w:id="150" w:author="k57557" w:date="2026-02-17T12:59:00Z">
        <w:r>
          <w:rPr>
            <w:rFonts w:ascii="Times New Roman" w:hAnsi="Times New Roman" w:cs="Times New Roman"/>
            <w:sz w:val="28"/>
            <w:szCs w:val="28"/>
          </w:rPr>
          <w:t xml:space="preserve">ого пользователя (Публичная страница пользователя). Это уже как в 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инсте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 xml:space="preserve"> какой-нибудь</w:t>
        </w:r>
      </w:ins>
      <w:ins w:id="151" w:author="k57557" w:date="2026-02-17T13:00:00Z">
        <w:r>
          <w:rPr>
            <w:rFonts w:ascii="Times New Roman" w:hAnsi="Times New Roman" w:cs="Times New Roman"/>
            <w:sz w:val="28"/>
            <w:szCs w:val="28"/>
          </w:rPr>
          <w:t>. Информация о пользователе, возможность подписаться на него и отписаться, посмотреть его подп</w:t>
        </w:r>
      </w:ins>
      <w:ins w:id="152" w:author="k57557" w:date="2026-02-17T13:01:00Z">
        <w:r>
          <w:rPr>
            <w:rFonts w:ascii="Times New Roman" w:hAnsi="Times New Roman" w:cs="Times New Roman"/>
            <w:sz w:val="28"/>
            <w:szCs w:val="28"/>
          </w:rPr>
          <w:t>исчиков. Должна быть возможность просмотреть его посты, перед лентой возможность выбрать тип поста (Рецепт</w:t>
        </w:r>
      </w:ins>
      <w:ins w:id="153" w:author="k57557" w:date="2026-02-17T13:02:00Z">
        <w:r>
          <w:rPr>
            <w:rFonts w:ascii="Times New Roman" w:hAnsi="Times New Roman" w:cs="Times New Roman"/>
            <w:sz w:val="28"/>
            <w:szCs w:val="28"/>
          </w:rPr>
          <w:t xml:space="preserve"> –</w:t>
        </w:r>
      </w:ins>
      <w:ins w:id="154" w:author="k57557" w:date="2026-02-17T13:01:00Z">
        <w:r>
          <w:rPr>
            <w:rFonts w:ascii="Times New Roman" w:hAnsi="Times New Roman" w:cs="Times New Roman"/>
            <w:sz w:val="28"/>
            <w:szCs w:val="28"/>
          </w:rPr>
          <w:t xml:space="preserve"> С</w:t>
        </w:r>
      </w:ins>
      <w:ins w:id="155" w:author="k57557" w:date="2026-02-17T13:02:00Z">
        <w:r>
          <w:rPr>
            <w:rFonts w:ascii="Times New Roman" w:hAnsi="Times New Roman" w:cs="Times New Roman"/>
            <w:sz w:val="28"/>
            <w:szCs w:val="28"/>
          </w:rPr>
          <w:t xml:space="preserve">татья </w:t>
        </w:r>
        <w:r w:rsidR="00D764AC">
          <w:rPr>
            <w:rFonts w:ascii="Times New Roman" w:hAnsi="Times New Roman" w:cs="Times New Roman"/>
            <w:sz w:val="28"/>
            <w:szCs w:val="28"/>
          </w:rPr>
          <w:t>или все подряд</w:t>
        </w:r>
      </w:ins>
      <w:ins w:id="156" w:author="k57557" w:date="2026-02-17T13:01:00Z">
        <w:r>
          <w:rPr>
            <w:rFonts w:ascii="Times New Roman" w:hAnsi="Times New Roman" w:cs="Times New Roman"/>
            <w:sz w:val="28"/>
            <w:szCs w:val="28"/>
          </w:rPr>
          <w:t>)</w:t>
        </w:r>
      </w:ins>
      <w:ins w:id="157" w:author="k57557" w:date="2026-02-17T13:02:00Z">
        <w:r w:rsidR="00D764AC">
          <w:rPr>
            <w:rFonts w:ascii="Times New Roman" w:hAnsi="Times New Roman" w:cs="Times New Roman"/>
            <w:sz w:val="28"/>
            <w:szCs w:val="28"/>
          </w:rPr>
          <w:t>. Нужно поле поиска по постам и возможность фильтрации</w:t>
        </w:r>
      </w:ins>
    </w:p>
    <w:p w14:paraId="74794AFF" w14:textId="086649E8" w:rsidR="00D764AC" w:rsidRPr="00040202" w:rsidRDefault="00D764AC" w:rsidP="00D764AC">
      <w:pPr>
        <w:spacing w:line="360" w:lineRule="auto"/>
        <w:jc w:val="both"/>
        <w:rPr>
          <w:ins w:id="158" w:author="k57557" w:date="2026-02-17T13:02:00Z"/>
          <w:rFonts w:ascii="Times New Roman" w:hAnsi="Times New Roman" w:cs="Times New Roman"/>
          <w:sz w:val="28"/>
          <w:szCs w:val="28"/>
          <w:lang w:val="en-US"/>
          <w:rPrChange w:id="159" w:author="k57557" w:date="2026-02-17T21:16:00Z">
            <w:rPr>
              <w:ins w:id="160" w:author="k57557" w:date="2026-02-17T13:02:00Z"/>
              <w:rFonts w:ascii="Times New Roman" w:hAnsi="Times New Roman" w:cs="Times New Roman"/>
              <w:sz w:val="28"/>
              <w:szCs w:val="28"/>
            </w:rPr>
          </w:rPrChange>
        </w:rPr>
        <w:pPrChange w:id="161" w:author="k57557" w:date="2026-02-17T13:05:00Z">
          <w:pPr>
            <w:jc w:val="both"/>
          </w:pPr>
        </w:pPrChange>
      </w:pPr>
    </w:p>
    <w:p w14:paraId="572DF018" w14:textId="3E828D98" w:rsidR="00D764AC" w:rsidRDefault="00D764AC" w:rsidP="00D764AC">
      <w:pPr>
        <w:spacing w:line="360" w:lineRule="auto"/>
        <w:jc w:val="both"/>
        <w:rPr>
          <w:ins w:id="162" w:author="k57557" w:date="2026-02-17T13:02:00Z"/>
          <w:rFonts w:ascii="Times New Roman" w:hAnsi="Times New Roman" w:cs="Times New Roman"/>
          <w:sz w:val="28"/>
          <w:szCs w:val="28"/>
        </w:rPr>
        <w:pPrChange w:id="163" w:author="k57557" w:date="2026-02-17T13:05:00Z">
          <w:pPr>
            <w:jc w:val="both"/>
          </w:pPr>
        </w:pPrChange>
      </w:pPr>
      <w:ins w:id="164" w:author="k57557" w:date="2026-02-17T13:02:00Z">
        <w:r>
          <w:rPr>
            <w:rFonts w:ascii="Times New Roman" w:hAnsi="Times New Roman" w:cs="Times New Roman"/>
            <w:sz w:val="28"/>
            <w:szCs w:val="28"/>
          </w:rPr>
          <w:t>Макет фильтра</w:t>
        </w:r>
      </w:ins>
    </w:p>
    <w:p w14:paraId="317ECE98" w14:textId="0F55A9FC" w:rsidR="00D764AC" w:rsidRDefault="00D764AC" w:rsidP="00D764AC">
      <w:pPr>
        <w:pStyle w:val="a3"/>
        <w:numPr>
          <w:ilvl w:val="0"/>
          <w:numId w:val="4"/>
        </w:numPr>
        <w:spacing w:line="360" w:lineRule="auto"/>
        <w:jc w:val="both"/>
        <w:rPr>
          <w:ins w:id="165" w:author="k57557" w:date="2026-02-17T13:03:00Z"/>
          <w:rFonts w:ascii="Times New Roman" w:hAnsi="Times New Roman" w:cs="Times New Roman"/>
          <w:sz w:val="28"/>
          <w:szCs w:val="28"/>
        </w:rPr>
        <w:pPrChange w:id="166" w:author="k57557" w:date="2026-02-17T13:05:00Z">
          <w:pPr>
            <w:pStyle w:val="a3"/>
            <w:numPr>
              <w:numId w:val="4"/>
            </w:numPr>
            <w:ind w:hanging="360"/>
            <w:jc w:val="both"/>
          </w:pPr>
        </w:pPrChange>
      </w:pPr>
      <w:ins w:id="167" w:author="k57557" w:date="2026-02-17T13:03:00Z">
        <w:r>
          <w:rPr>
            <w:rFonts w:ascii="Times New Roman" w:hAnsi="Times New Roman" w:cs="Times New Roman"/>
            <w:sz w:val="28"/>
            <w:szCs w:val="28"/>
          </w:rPr>
          <w:t xml:space="preserve">Диапазон времени приготовления, калорий, 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бжу</w:t>
        </w:r>
        <w:proofErr w:type="spellEnd"/>
      </w:ins>
    </w:p>
    <w:p w14:paraId="6466ED7B" w14:textId="533C29EB" w:rsidR="00D764AC" w:rsidRDefault="00D764AC" w:rsidP="00D764AC">
      <w:pPr>
        <w:pStyle w:val="a3"/>
        <w:numPr>
          <w:ilvl w:val="0"/>
          <w:numId w:val="4"/>
        </w:numPr>
        <w:spacing w:line="360" w:lineRule="auto"/>
        <w:jc w:val="both"/>
        <w:rPr>
          <w:ins w:id="168" w:author="k57557" w:date="2026-02-17T13:04:00Z"/>
          <w:rFonts w:ascii="Times New Roman" w:hAnsi="Times New Roman" w:cs="Times New Roman"/>
          <w:sz w:val="28"/>
          <w:szCs w:val="28"/>
        </w:rPr>
        <w:pPrChange w:id="169" w:author="k57557" w:date="2026-02-17T13:05:00Z">
          <w:pPr>
            <w:pStyle w:val="a3"/>
            <w:numPr>
              <w:numId w:val="4"/>
            </w:numPr>
            <w:ind w:hanging="360"/>
            <w:jc w:val="both"/>
          </w:pPr>
        </w:pPrChange>
      </w:pPr>
      <w:ins w:id="170" w:author="k57557" w:date="2026-02-17T13:04:00Z">
        <w:r>
          <w:rPr>
            <w:rFonts w:ascii="Times New Roman" w:hAnsi="Times New Roman" w:cs="Times New Roman"/>
            <w:sz w:val="28"/>
            <w:szCs w:val="28"/>
          </w:rPr>
          <w:t>Выбор тегов.</w:t>
        </w:r>
      </w:ins>
    </w:p>
    <w:p w14:paraId="4620F443" w14:textId="77777777" w:rsidR="00D764AC" w:rsidRPr="00D764AC" w:rsidRDefault="00D764AC" w:rsidP="00D764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rPrChange w:id="171" w:author="k57557" w:date="2026-02-17T13:04:00Z">
            <w:rPr/>
          </w:rPrChange>
        </w:rPr>
        <w:pPrChange w:id="172" w:author="k57557" w:date="2026-02-17T13:05:00Z">
          <w:pPr>
            <w:pStyle w:val="a3"/>
            <w:numPr>
              <w:ilvl w:val="1"/>
              <w:numId w:val="1"/>
            </w:numPr>
            <w:ind w:left="1440" w:hanging="360"/>
          </w:pPr>
        </w:pPrChange>
      </w:pPr>
    </w:p>
    <w:sectPr w:rsidR="00D764AC" w:rsidRPr="00D764AC" w:rsidSect="000520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657BB"/>
    <w:multiLevelType w:val="hybridMultilevel"/>
    <w:tmpl w:val="A4328FB8"/>
    <w:lvl w:ilvl="0" w:tplc="852C63E4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18052F0C"/>
    <w:multiLevelType w:val="hybridMultilevel"/>
    <w:tmpl w:val="8AEAA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31D4D"/>
    <w:multiLevelType w:val="hybridMultilevel"/>
    <w:tmpl w:val="95E04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D1816"/>
    <w:multiLevelType w:val="hybridMultilevel"/>
    <w:tmpl w:val="2BF47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57557">
    <w15:presenceInfo w15:providerId="None" w15:userId="k575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96"/>
    <w:rsid w:val="00040202"/>
    <w:rsid w:val="00052096"/>
    <w:rsid w:val="00323750"/>
    <w:rsid w:val="00627519"/>
    <w:rsid w:val="008619C3"/>
    <w:rsid w:val="00AA021C"/>
    <w:rsid w:val="00C51EBB"/>
    <w:rsid w:val="00D764AC"/>
    <w:rsid w:val="00ED30B0"/>
    <w:rsid w:val="00F7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5367"/>
  <w15:chartTrackingRefBased/>
  <w15:docId w15:val="{F7675608-5BB4-4D38-B508-77C7A47E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2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k57557</dc:creator>
  <cp:keywords/>
  <dc:description/>
  <cp:lastModifiedBy>k57557</cp:lastModifiedBy>
  <cp:revision>2</cp:revision>
  <dcterms:created xsi:type="dcterms:W3CDTF">2026-02-17T08:02:00Z</dcterms:created>
  <dcterms:modified xsi:type="dcterms:W3CDTF">2026-02-17T18:16:00Z</dcterms:modified>
</cp:coreProperties>
</file>